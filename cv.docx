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37" w:firstLine="0"/>
        <w:jc w:val="center"/>
        <w:rPr/>
      </w:pPr>
      <w:r w:rsidDel="00000000" w:rsidR="00000000" w:rsidRPr="00000000">
        <w:rPr>
          <w:b w:val="1"/>
          <w:bCs w:val="1"/>
          <w:sz w:val="30"/>
          <w:szCs w:val="30"/>
          <w:rtl w:val="0"/>
        </w:rPr>
        <w:t xml:space="preserve">NADIYA DEWI AL KHLIFI</w:t>
      </w:r>
      <w:r w:rsidDel="00000000" w:rsidR="00000000" w:rsidRPr="00000000">
        <w:rPr>
          <w:rtl w:val="0"/>
        </w:rPr>
      </w:r>
    </w:p>
    <w:p w:rsidR="00000000" w:rsidDel="00000000" w:rsidP="00000000" w:rsidRDefault="00000000" w:rsidRPr="00000000" w14:paraId="00000002">
      <w:pPr>
        <w:spacing w:after="152" w:line="259" w:lineRule="auto"/>
        <w:ind w:left="0" w:right="37" w:firstLine="0"/>
        <w:jc w:val="center"/>
        <w:rPr/>
      </w:pPr>
      <w:r w:rsidDel="00000000" w:rsidR="00000000" w:rsidRPr="00000000">
        <w:rPr>
          <w:sz w:val="20"/>
          <w:szCs w:val="20"/>
          <w:rtl w:val="0"/>
        </w:rPr>
        <w:t xml:space="preserve">Balikpapan, Kalimantan Timur, Indonesia • kla101818@gmail.com • +62 858-4510-5573</w:t>
      </w:r>
      <w:r w:rsidDel="00000000" w:rsidR="00000000" w:rsidRPr="00000000">
        <w:rPr>
          <w:rtl w:val="0"/>
        </w:rPr>
      </w:r>
    </w:p>
    <w:p w:rsidR="00000000" w:rsidDel="00000000" w:rsidP="00000000" w:rsidRDefault="00000000" w:rsidRPr="00000000" w14:paraId="00000003">
      <w:pPr>
        <w:spacing w:after="64" w:line="259" w:lineRule="auto"/>
        <w:ind w:left="0" w:right="36" w:firstLine="0"/>
        <w:jc w:val="center"/>
        <w:rPr>
          <w:color w:val="0070c0"/>
          <w:sz w:val="20"/>
          <w:szCs w:val="20"/>
        </w:rPr>
      </w:pPr>
      <w:r w:rsidDel="00000000" w:rsidR="00000000" w:rsidRPr="00000000">
        <w:rPr>
          <w:color w:val="0070c0"/>
          <w:sz w:val="20"/>
          <w:szCs w:val="20"/>
          <w:rtl w:val="0"/>
        </w:rPr>
        <w:t xml:space="preserve">https://www.linkedin.com/in/nadiya-al-khlifi</w:t>
      </w:r>
    </w:p>
    <w:p w:rsidR="00000000" w:rsidDel="00000000" w:rsidP="00000000" w:rsidRDefault="00000000" w:rsidRPr="00000000" w14:paraId="00000004">
      <w:pPr>
        <w:spacing w:after="64" w:line="259" w:lineRule="auto"/>
        <w:ind w:left="0" w:right="36" w:firstLine="0"/>
        <w:jc w:val="center"/>
        <w:rPr>
          <w:color w:val="0070c0"/>
          <w:sz w:val="20"/>
          <w:szCs w:val="20"/>
        </w:rPr>
      </w:pPr>
      <w:r w:rsidDel="00000000" w:rsidR="00000000" w:rsidRPr="00000000">
        <w:rPr>
          <w:rtl w:val="0"/>
        </w:rPr>
      </w:r>
    </w:p>
    <w:p w:rsidR="00000000" w:rsidDel="00000000" w:rsidP="00000000" w:rsidRDefault="00000000" w:rsidRPr="00000000" w14:paraId="00000005">
      <w:pPr>
        <w:spacing w:after="84" w:line="259" w:lineRule="auto"/>
        <w:ind w:left="0" w:right="0" w:firstLine="0"/>
        <w:jc w:val="left"/>
        <w:rPr/>
      </w:pPr>
      <w:r w:rsidDel="00000000" w:rsidR="00000000" w:rsidRPr="00000000">
        <w:rPr>
          <w:color w:val="0070c0"/>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pBdr>
          <w:bottom w:color="000000" w:space="1" w:sz="4" w:val="single"/>
        </w:pBdr>
        <w:spacing w:after="0" w:line="259" w:lineRule="auto"/>
        <w:ind w:left="7" w:right="0" w:hanging="10"/>
        <w:jc w:val="left"/>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8">
      <w:pPr>
        <w:pBdr>
          <w:bottom w:color="000000" w:space="1" w:sz="4" w:val="single"/>
        </w:pBdr>
        <w:spacing w:after="125" w:line="360" w:lineRule="auto"/>
        <w:ind w:left="12" w:right="53" w:firstLine="0"/>
        <w:rPr/>
      </w:pPr>
      <w:r w:rsidDel="00000000" w:rsidR="00000000" w:rsidRPr="00000000">
        <w:rPr>
          <w:rtl w:val="0"/>
        </w:rPr>
        <w:t xml:space="preserve">Saya lulusan S1 Informatika Universitas Muhammadiyah Malang dengan fokus pada Data Science dan System Analyst. Saya berpengalaman mengolah data teks menggunakan Bi-LSTM untuk analisis sentimen, serta menguasai pemodelan prediktif dan interpretasi data. Dalam pengalaman magang, saya terlibat dalam pengelolaan data dan optimalisasi sistem informasi untuk meningkatkan efisiensi operasional. Saya juga memiliki kemampuan dalam pengelolaan data keuangan dan proses pelaporan untuk mendukung pengambilan keputusan yang lebih akurat dan transparan. Saya berkomitmen untuk terus mengembangkan kemampuan teknis dan analitis, serta siap berkontribusi dalam tim yang mengutamakan solusi berbasis data dan sistem yang efektif.</w:t>
      </w:r>
    </w:p>
    <w:tbl>
      <w:tblPr>
        <w:tblStyle w:val="Table1"/>
        <w:tblW w:w="10180.0" w:type="dxa"/>
        <w:jc w:val="left"/>
        <w:tblInd w:w="9.0" w:type="dxa"/>
        <w:tblLayout w:type="fixed"/>
        <w:tblLook w:val="0400"/>
      </w:tblPr>
      <w:tblGrid>
        <w:gridCol w:w="7281"/>
        <w:gridCol w:w="2899"/>
        <w:tblGridChange w:id="0">
          <w:tblGrid>
            <w:gridCol w:w="7281"/>
            <w:gridCol w:w="2899"/>
          </w:tblGrid>
        </w:tblGridChange>
      </w:tblGrid>
      <w:tr>
        <w:trPr>
          <w:cantSplit w:val="0"/>
          <w:trHeight w:val="552" w:hRule="atLeast"/>
          <w:tblHeader w:val="0"/>
        </w:trPr>
        <w:tc>
          <w:tcPr>
            <w:gridSpan w:val="2"/>
            <w:tcBorders>
              <w:bottom w:color="000000" w:space="0" w:sz="4" w:val="single"/>
            </w:tcBorders>
            <w:vAlign w:val="bottom"/>
          </w:tcPr>
          <w:p w:rsidR="00000000" w:rsidDel="00000000" w:rsidP="00000000" w:rsidRDefault="00000000" w:rsidRPr="00000000" w14:paraId="00000009">
            <w:pPr>
              <w:spacing w:line="259" w:lineRule="auto"/>
              <w:ind w:left="3" w:right="0" w:firstLine="0"/>
              <w:jc w:val="left"/>
              <w:rPr/>
            </w:pPr>
            <w:r w:rsidDel="00000000" w:rsidR="00000000" w:rsidRPr="00000000">
              <w:rPr>
                <w:b w:val="1"/>
                <w:bCs w:val="1"/>
                <w:rtl w:val="0"/>
              </w:rPr>
              <w:t xml:space="preserve">EDUCATION </w:t>
            </w:r>
            <w:r w:rsidDel="00000000" w:rsidR="00000000" w:rsidRPr="00000000">
              <w:rPr>
                <w:rtl w:val="0"/>
              </w:rPr>
            </w:r>
          </w:p>
        </w:tc>
      </w:tr>
      <w:tr>
        <w:trPr>
          <w:cantSplit w:val="0"/>
          <w:trHeight w:val="446" w:hRule="atLeast"/>
          <w:tblHeader w:val="0"/>
        </w:trPr>
        <w:tc>
          <w:tcPr>
            <w:vAlign w:val="bottom"/>
          </w:tcPr>
          <w:p w:rsidR="00000000" w:rsidDel="00000000" w:rsidP="00000000" w:rsidRDefault="00000000" w:rsidRPr="00000000" w14:paraId="0000000B">
            <w:pPr>
              <w:spacing w:line="360" w:lineRule="auto"/>
              <w:ind w:left="3" w:right="0" w:firstLine="0"/>
              <w:jc w:val="left"/>
              <w:rPr/>
            </w:pPr>
            <w:r w:rsidDel="00000000" w:rsidR="00000000" w:rsidRPr="00000000">
              <w:rPr>
                <w:b w:val="1"/>
                <w:bCs w:val="1"/>
                <w:sz w:val="20"/>
                <w:szCs w:val="20"/>
                <w:rtl w:val="0"/>
              </w:rPr>
              <w:t xml:space="preserve">UNIVERSITAS MUHAMMADIYAH MALANG </w:t>
            </w:r>
            <w:r w:rsidDel="00000000" w:rsidR="00000000" w:rsidRPr="00000000">
              <w:rPr>
                <w:rtl w:val="0"/>
              </w:rPr>
            </w:r>
          </w:p>
        </w:tc>
        <w:tc>
          <w:tcPr>
            <w:vAlign w:val="bottom"/>
          </w:tcPr>
          <w:p w:rsidR="00000000" w:rsidDel="00000000" w:rsidP="00000000" w:rsidRDefault="00000000" w:rsidRPr="00000000" w14:paraId="0000000C">
            <w:pPr>
              <w:spacing w:line="360" w:lineRule="auto"/>
              <w:ind w:left="74" w:right="0" w:firstLine="0"/>
              <w:rPr/>
            </w:pPr>
            <w:r w:rsidDel="00000000" w:rsidR="00000000" w:rsidRPr="00000000">
              <w:rPr>
                <w:b w:val="1"/>
                <w:bCs w:val="1"/>
                <w:sz w:val="20"/>
                <w:szCs w:val="20"/>
                <w:rtl w:val="0"/>
              </w:rPr>
              <w:t xml:space="preserve">                Malang, Jawa Timur </w:t>
            </w: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0D">
            <w:pPr>
              <w:spacing w:line="360" w:lineRule="auto"/>
              <w:ind w:left="3" w:right="0" w:firstLine="0"/>
              <w:jc w:val="left"/>
              <w:rPr/>
            </w:pPr>
            <w:r w:rsidDel="00000000" w:rsidR="00000000" w:rsidRPr="00000000">
              <w:rPr>
                <w:b w:val="1"/>
                <w:bCs w:val="1"/>
                <w:i w:val="1"/>
                <w:iCs w:val="1"/>
                <w:sz w:val="20"/>
                <w:szCs w:val="20"/>
                <w:rtl w:val="0"/>
              </w:rPr>
              <w:t xml:space="preserve">Sarjana Informatika, 3.74/4.00 </w:t>
            </w:r>
            <w:r w:rsidDel="00000000" w:rsidR="00000000" w:rsidRPr="00000000">
              <w:rPr>
                <w:rtl w:val="0"/>
              </w:rPr>
            </w:r>
          </w:p>
        </w:tc>
        <w:tc>
          <w:tcPr>
            <w:tcBorders>
              <w:left w:color="000000" w:space="0" w:sz="0" w:val="nil"/>
            </w:tcBorders>
          </w:tcPr>
          <w:p w:rsidR="00000000" w:rsidDel="00000000" w:rsidP="00000000" w:rsidRDefault="00000000" w:rsidRPr="00000000" w14:paraId="0000000E">
            <w:pPr>
              <w:spacing w:line="360" w:lineRule="auto"/>
              <w:ind w:left="0" w:right="65" w:firstLine="0"/>
              <w:jc w:val="right"/>
              <w:rPr/>
            </w:pPr>
            <w:r w:rsidDel="00000000" w:rsidR="00000000" w:rsidRPr="00000000">
              <w:rPr>
                <w:b w:val="1"/>
                <w:bCs w:val="1"/>
                <w:sz w:val="20"/>
                <w:szCs w:val="20"/>
                <w:rtl w:val="0"/>
              </w:rPr>
              <w:t xml:space="preserve">    Juli 2021-Agustus 2025 </w:t>
            </w:r>
            <w:r w:rsidDel="00000000" w:rsidR="00000000" w:rsidRPr="00000000">
              <w:rPr>
                <w:rtl w:val="0"/>
              </w:rPr>
            </w:r>
          </w:p>
        </w:tc>
      </w:tr>
      <w:tr>
        <w:trPr>
          <w:cantSplit w:val="0"/>
          <w:trHeight w:val="458" w:hRule="atLeast"/>
          <w:tblHeader w:val="0"/>
        </w:trPr>
        <w:tc>
          <w:tcPr/>
          <w:p w:rsidR="00000000" w:rsidDel="00000000" w:rsidP="00000000" w:rsidRDefault="00000000" w:rsidRPr="00000000" w14:paraId="0000000F">
            <w:pPr>
              <w:spacing w:line="360" w:lineRule="auto"/>
              <w:ind w:left="3" w:right="0" w:firstLine="0"/>
              <w:jc w:val="left"/>
              <w:rPr>
                <w:b w:val="1"/>
                <w:bCs w:val="1"/>
                <w:sz w:val="20"/>
                <w:szCs w:val="20"/>
              </w:rPr>
            </w:pPr>
            <w:r w:rsidDel="00000000" w:rsidR="00000000" w:rsidRPr="00000000">
              <w:rPr>
                <w:b w:val="1"/>
                <w:bCs w:val="1"/>
                <w:sz w:val="20"/>
                <w:szCs w:val="20"/>
                <w:rtl w:val="0"/>
              </w:rPr>
              <w:t xml:space="preserve">MA AS SYIFA BALIKPAPAN</w:t>
            </w:r>
          </w:p>
        </w:tc>
        <w:tc>
          <w:tcPr/>
          <w:p w:rsidR="00000000" w:rsidDel="00000000" w:rsidP="00000000" w:rsidRDefault="00000000" w:rsidRPr="00000000" w14:paraId="00000010">
            <w:pPr>
              <w:spacing w:line="360" w:lineRule="auto"/>
              <w:ind w:left="0" w:right="65" w:firstLine="0"/>
              <w:jc w:val="right"/>
              <w:rPr>
                <w:b w:val="1"/>
                <w:bCs w:val="1"/>
                <w:sz w:val="20"/>
                <w:szCs w:val="20"/>
              </w:rPr>
            </w:pPr>
            <w:r w:rsidDel="00000000" w:rsidR="00000000" w:rsidRPr="00000000">
              <w:rPr>
                <w:b w:val="1"/>
                <w:bCs w:val="1"/>
                <w:sz w:val="20"/>
                <w:szCs w:val="20"/>
                <w:rtl w:val="0"/>
              </w:rPr>
              <w:t xml:space="preserve">Balikpapan, Kalimantan Timur</w:t>
            </w:r>
          </w:p>
        </w:tc>
      </w:tr>
      <w:tr>
        <w:trPr>
          <w:cantSplit w:val="0"/>
          <w:trHeight w:val="458" w:hRule="atLeast"/>
          <w:tblHeader w:val="0"/>
        </w:trPr>
        <w:tc>
          <w:tcPr/>
          <w:p w:rsidR="00000000" w:rsidDel="00000000" w:rsidP="00000000" w:rsidRDefault="00000000" w:rsidRPr="00000000" w14:paraId="00000011">
            <w:pPr>
              <w:spacing w:line="360" w:lineRule="auto"/>
              <w:ind w:left="3" w:right="0" w:firstLine="0"/>
              <w:jc w:val="left"/>
              <w:rPr>
                <w:b w:val="1"/>
                <w:bCs w:val="1"/>
                <w:i w:val="1"/>
                <w:iCs w:val="1"/>
                <w:sz w:val="20"/>
                <w:szCs w:val="20"/>
              </w:rPr>
            </w:pPr>
            <w:r w:rsidDel="00000000" w:rsidR="00000000" w:rsidRPr="00000000">
              <w:rPr>
                <w:b w:val="1"/>
                <w:bCs w:val="1"/>
                <w:i w:val="1"/>
                <w:iCs w:val="1"/>
                <w:sz w:val="20"/>
                <w:szCs w:val="20"/>
                <w:rtl w:val="0"/>
              </w:rPr>
              <w:t xml:space="preserve">Ilmu Pengetahuan Alam</w:t>
            </w:r>
          </w:p>
        </w:tc>
        <w:tc>
          <w:tcPr/>
          <w:p w:rsidR="00000000" w:rsidDel="00000000" w:rsidP="00000000" w:rsidRDefault="00000000" w:rsidRPr="00000000" w14:paraId="00000012">
            <w:pPr>
              <w:spacing w:line="360" w:lineRule="auto"/>
              <w:ind w:left="0" w:right="65" w:firstLine="0"/>
              <w:jc w:val="right"/>
              <w:rPr>
                <w:b w:val="1"/>
                <w:bCs w:val="1"/>
                <w:sz w:val="20"/>
                <w:szCs w:val="20"/>
              </w:rPr>
            </w:pPr>
            <w:r w:rsidDel="00000000" w:rsidR="00000000" w:rsidRPr="00000000">
              <w:rPr>
                <w:b w:val="1"/>
                <w:bCs w:val="1"/>
                <w:sz w:val="20"/>
                <w:szCs w:val="20"/>
                <w:rtl w:val="0"/>
              </w:rPr>
              <w:t xml:space="preserve">Juli 2018- Mei 2021</w:t>
            </w:r>
          </w:p>
        </w:tc>
      </w:tr>
      <w:tr>
        <w:trPr>
          <w:cantSplit w:val="0"/>
          <w:trHeight w:val="458" w:hRule="atLeast"/>
          <w:tblHeader w:val="0"/>
        </w:trPr>
        <w:tc>
          <w:tcPr>
            <w:tcBorders>
              <w:bottom w:color="000000" w:space="0" w:sz="4" w:val="single"/>
            </w:tcBorders>
          </w:tcPr>
          <w:p w:rsidR="00000000" w:rsidDel="00000000" w:rsidP="00000000" w:rsidRDefault="00000000" w:rsidRPr="00000000" w14:paraId="00000013">
            <w:pPr>
              <w:spacing w:line="360" w:lineRule="auto"/>
              <w:ind w:left="3"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014">
            <w:pPr>
              <w:spacing w:line="360" w:lineRule="auto"/>
              <w:ind w:left="3" w:right="0" w:firstLine="0"/>
              <w:jc w:val="left"/>
              <w:rPr>
                <w:b w:val="1"/>
                <w:bCs w:val="1"/>
                <w:i w:val="1"/>
                <w:iCs w:val="1"/>
                <w:sz w:val="20"/>
                <w:szCs w:val="20"/>
              </w:rPr>
            </w:pPr>
            <w:r w:rsidDel="00000000" w:rsidR="00000000" w:rsidRPr="00000000">
              <w:rPr>
                <w:b w:val="1"/>
                <w:bCs w:val="1"/>
                <w:rtl w:val="0"/>
              </w:rPr>
              <w:t xml:space="preserve">PROFESSIONAL EXPERIENCE</w:t>
            </w:r>
            <w:r w:rsidDel="00000000" w:rsidR="00000000" w:rsidRPr="00000000">
              <w:rPr>
                <w:rtl w:val="0"/>
              </w:rPr>
            </w:r>
          </w:p>
        </w:tc>
        <w:tc>
          <w:tcPr/>
          <w:p w:rsidR="00000000" w:rsidDel="00000000" w:rsidP="00000000" w:rsidRDefault="00000000" w:rsidRPr="00000000" w14:paraId="00000015">
            <w:pPr>
              <w:spacing w:line="360" w:lineRule="auto"/>
              <w:ind w:left="0" w:right="65" w:firstLine="0"/>
              <w:jc w:val="right"/>
              <w:rPr>
                <w:b w:val="1"/>
                <w:bCs w:val="1"/>
                <w:sz w:val="20"/>
                <w:szCs w:val="20"/>
              </w:rPr>
            </w:pPr>
            <w:r w:rsidDel="00000000" w:rsidR="00000000" w:rsidRPr="00000000">
              <w:rPr>
                <w:rtl w:val="0"/>
              </w:rPr>
            </w:r>
          </w:p>
        </w:tc>
      </w:tr>
      <w:tr>
        <w:trPr>
          <w:cantSplit w:val="0"/>
          <w:trHeight w:val="342" w:hRule="atLeast"/>
          <w:tblHeader w:val="0"/>
        </w:trPr>
        <w:tc>
          <w:tcPr>
            <w:tcBorders>
              <w:top w:color="000000" w:space="0" w:sz="4" w:val="single"/>
            </w:tcBorders>
          </w:tcPr>
          <w:p w:rsidR="00000000" w:rsidDel="00000000" w:rsidP="00000000" w:rsidRDefault="00000000" w:rsidRPr="00000000" w14:paraId="00000016">
            <w:pPr>
              <w:spacing w:line="360" w:lineRule="auto"/>
              <w:ind w:left="0" w:right="0" w:firstLine="0"/>
              <w:jc w:val="left"/>
              <w:rPr>
                <w:b w:val="1"/>
                <w:bCs w:val="1"/>
                <w:sz w:val="20"/>
                <w:szCs w:val="20"/>
              </w:rPr>
            </w:pPr>
            <w:r w:rsidDel="00000000" w:rsidR="00000000" w:rsidRPr="00000000">
              <w:rPr>
                <w:b w:val="1"/>
                <w:bCs w:val="1"/>
                <w:sz w:val="20"/>
                <w:szCs w:val="20"/>
                <w:rtl w:val="0"/>
              </w:rPr>
              <w:t xml:space="preserve">PT YAMAHA MUSICAL PRODUCTS INDONESIA (PT. YMPI) </w:t>
            </w:r>
          </w:p>
          <w:p w:rsidR="00000000" w:rsidDel="00000000" w:rsidP="00000000" w:rsidRDefault="00000000" w:rsidRPr="00000000" w14:paraId="00000017">
            <w:pPr>
              <w:spacing w:line="360" w:lineRule="auto"/>
              <w:ind w:left="0" w:right="0" w:firstLine="0"/>
              <w:jc w:val="left"/>
              <w:rPr>
                <w:b w:val="1"/>
                <w:bCs w:val="1"/>
                <w:i w:val="1"/>
                <w:iCs w:val="1"/>
                <w:sz w:val="20"/>
                <w:szCs w:val="20"/>
              </w:rPr>
            </w:pPr>
            <w:r w:rsidDel="00000000" w:rsidR="00000000" w:rsidRPr="00000000">
              <w:rPr>
                <w:b w:val="1"/>
                <w:bCs w:val="1"/>
                <w:sz w:val="20"/>
                <w:szCs w:val="20"/>
                <w:rtl w:val="0"/>
              </w:rPr>
              <w:t xml:space="preserve">Management Information System (MIS),                                                                                                        </w:t>
            </w:r>
            <w:r w:rsidDel="00000000" w:rsidR="00000000" w:rsidRPr="00000000">
              <w:rPr>
                <w:rtl w:val="0"/>
              </w:rPr>
            </w:r>
          </w:p>
        </w:tc>
        <w:tc>
          <w:tcPr/>
          <w:p w:rsidR="00000000" w:rsidDel="00000000" w:rsidP="00000000" w:rsidRDefault="00000000" w:rsidRPr="00000000" w14:paraId="00000018">
            <w:pPr>
              <w:spacing w:line="360" w:lineRule="auto"/>
              <w:ind w:left="0" w:right="65" w:firstLine="0"/>
              <w:jc w:val="right"/>
              <w:rPr>
                <w:ins w:author="kla" w:id="0" w:date="2025-09-25T04:35:00Z"/>
                <w:b w:val="1"/>
                <w:bCs w:val="1"/>
                <w:sz w:val="20"/>
                <w:szCs w:val="20"/>
                <w:rPrChange w:author="kla" w:id="1" w:date="2025-09-25T04:35:00Z">
                  <w:rPr>
                    <w:b w:val="1"/>
                    <w:bCs w:val="1"/>
                    <w:i w:val="1"/>
                    <w:iCs w:val="1"/>
                    <w:sz w:val="20"/>
                    <w:szCs w:val="20"/>
                  </w:rPr>
                </w:rPrChange>
              </w:rPr>
            </w:pPr>
            <w:ins w:author="kla" w:id="0" w:date="2025-09-25T04:35:00Z">
              <w:r w:rsidDel="00000000" w:rsidR="00000000" w:rsidRPr="00000000">
                <w:rPr>
                  <w:rtl w:val="0"/>
                </w:rPr>
              </w:r>
            </w:ins>
          </w:p>
          <w:p w:rsidR="00000000" w:rsidDel="00000000" w:rsidP="00000000" w:rsidRDefault="00000000" w:rsidRPr="00000000" w14:paraId="00000019">
            <w:pPr>
              <w:spacing w:line="360" w:lineRule="auto"/>
              <w:ind w:left="0" w:right="65" w:firstLine="0"/>
              <w:jc w:val="right"/>
              <w:rPr>
                <w:b w:val="1"/>
                <w:bCs w:val="1"/>
                <w:sz w:val="20"/>
                <w:szCs w:val="20"/>
              </w:rPr>
            </w:pPr>
            <w:r w:rsidDel="00000000" w:rsidR="00000000" w:rsidRPr="00000000">
              <w:rPr>
                <w:b w:val="1"/>
                <w:bCs w:val="1"/>
                <w:sz w:val="20"/>
                <w:szCs w:val="20"/>
                <w:rtl w:val="0"/>
              </w:rPr>
              <w:t xml:space="preserve">Pasuruan, Jawa Timur</w:t>
            </w:r>
          </w:p>
        </w:tc>
      </w:tr>
      <w:tr>
        <w:trPr>
          <w:cantSplit w:val="0"/>
          <w:trHeight w:val="458" w:hRule="atLeast"/>
          <w:tblHeader w:val="0"/>
        </w:trPr>
        <w:tc>
          <w:tcPr/>
          <w:p w:rsidR="00000000" w:rsidDel="00000000" w:rsidP="00000000" w:rsidRDefault="00000000" w:rsidRPr="00000000" w14:paraId="0000001A">
            <w:pPr>
              <w:spacing w:line="360" w:lineRule="auto"/>
              <w:ind w:left="3" w:right="0" w:firstLine="0"/>
              <w:jc w:val="left"/>
              <w:rPr>
                <w:b w:val="1"/>
                <w:bCs w:val="1"/>
                <w:sz w:val="20"/>
                <w:szCs w:val="20"/>
              </w:rPr>
            </w:pPr>
            <w:r w:rsidDel="00000000" w:rsidR="00000000" w:rsidRPr="00000000">
              <w:rPr>
                <w:b w:val="1"/>
                <w:bCs w:val="1"/>
                <w:sz w:val="20"/>
                <w:szCs w:val="20"/>
                <w:rtl w:val="0"/>
              </w:rPr>
              <w:t xml:space="preserve">Intern                                                                                        </w:t>
            </w:r>
          </w:p>
        </w:tc>
        <w:tc>
          <w:tcPr>
            <w:tcBorders>
              <w:left w:color="000000" w:space="0" w:sz="0" w:val="nil"/>
            </w:tcBorders>
          </w:tcPr>
          <w:p w:rsidR="00000000" w:rsidDel="00000000" w:rsidP="00000000" w:rsidRDefault="00000000" w:rsidRPr="00000000" w14:paraId="0000001B">
            <w:pPr>
              <w:spacing w:line="360" w:lineRule="auto"/>
              <w:ind w:left="0" w:right="65" w:firstLine="0"/>
              <w:jc w:val="right"/>
              <w:rPr>
                <w:b w:val="1"/>
                <w:bCs w:val="1"/>
                <w:sz w:val="20"/>
                <w:szCs w:val="20"/>
              </w:rPr>
            </w:pPr>
            <w:r w:rsidDel="00000000" w:rsidR="00000000" w:rsidRPr="00000000">
              <w:rPr>
                <w:b w:val="1"/>
                <w:bCs w:val="1"/>
                <w:sz w:val="20"/>
                <w:szCs w:val="20"/>
                <w:rtl w:val="0"/>
              </w:rPr>
              <w:t xml:space="preserve">Maret 2024- Juni 2024</w:t>
            </w:r>
          </w:p>
        </w:tc>
      </w:tr>
    </w:tbl>
    <w:p w:rsidR="00000000" w:rsidDel="00000000" w:rsidP="00000000" w:rsidRDefault="00000000" w:rsidRPr="00000000" w14:paraId="0000001C">
      <w:pPr>
        <w:spacing w:line="360" w:lineRule="auto"/>
        <w:ind w:left="0" w:firstLine="0"/>
        <w:rPr/>
      </w:pPr>
      <w:r w:rsidDel="00000000" w:rsidR="00000000" w:rsidRPr="00000000">
        <w:rPr>
          <w:rtl w:val="0"/>
        </w:rPr>
        <w:t xml:space="preserve">Selama menjalani program magang sebagai Manajemen sistem informasi, saya memperoleh pengalaman langsung dalam menganalisis dan merancang solusi sistem berbasis kebutuhan pengguna. Posisi ini mengasah kemampuan saya dalam komunikasi, dokumentasi teknis, serta kolaborasi tim lintas divisi untuk menghasilkan sistem yang efisien. Tanggung Jawab &amp; Pencapaian:</w:t>
      </w:r>
    </w:p>
    <w:p w:rsidR="00000000" w:rsidDel="00000000" w:rsidP="00000000" w:rsidRDefault="00000000" w:rsidRPr="00000000" w14:paraId="0000001D">
      <w:pPr>
        <w:numPr>
          <w:ilvl w:val="0"/>
          <w:numId w:val="1"/>
        </w:numPr>
        <w:spacing w:after="0" w:line="360" w:lineRule="auto"/>
        <w:ind w:left="720" w:hanging="360"/>
        <w:rPr/>
      </w:pPr>
      <w:r w:rsidDel="00000000" w:rsidR="00000000" w:rsidRPr="00000000">
        <w:rPr>
          <w:rtl w:val="0"/>
        </w:rPr>
        <w:t xml:space="preserve">Merancang CRUD (Create, Read, Update, Delete) dalam pengelolaan data stok dan barang utility.</w:t>
      </w:r>
    </w:p>
    <w:p w:rsidR="00000000" w:rsidDel="00000000" w:rsidP="00000000" w:rsidRDefault="00000000" w:rsidRPr="00000000" w14:paraId="0000001E">
      <w:pPr>
        <w:numPr>
          <w:ilvl w:val="0"/>
          <w:numId w:val="1"/>
        </w:numPr>
        <w:spacing w:after="0" w:line="360" w:lineRule="auto"/>
        <w:ind w:left="720" w:hanging="360"/>
        <w:rPr/>
      </w:pPr>
      <w:r w:rsidDel="00000000" w:rsidR="00000000" w:rsidRPr="00000000">
        <w:rPr>
          <w:rtl w:val="0"/>
        </w:rPr>
        <w:t xml:space="preserve">Pengalaman dalam membangun sistem berbasis web menggunakan Laravel, PHP, dan HTML/CSS/JavaScript.</w:t>
      </w:r>
    </w:p>
    <w:p w:rsidR="00000000" w:rsidDel="00000000" w:rsidP="00000000" w:rsidRDefault="00000000" w:rsidRPr="00000000" w14:paraId="0000001F">
      <w:pPr>
        <w:numPr>
          <w:ilvl w:val="0"/>
          <w:numId w:val="1"/>
        </w:numPr>
        <w:spacing w:after="0" w:line="360" w:lineRule="auto"/>
        <w:ind w:left="720" w:hanging="360"/>
        <w:rPr/>
      </w:pPr>
      <w:r w:rsidDel="00000000" w:rsidR="00000000" w:rsidRPr="00000000">
        <w:rPr>
          <w:rtl w:val="0"/>
        </w:rPr>
        <w:t xml:space="preserve">Pemahaman dalam penggunaan PHP MyAdmin dan DBeaver untuk mengelola data dalam sistem informasi perusahaan.</w:t>
      </w:r>
    </w:p>
    <w:p w:rsidR="00000000" w:rsidDel="00000000" w:rsidP="00000000" w:rsidRDefault="00000000" w:rsidRPr="00000000" w14:paraId="00000020">
      <w:pPr>
        <w:numPr>
          <w:ilvl w:val="0"/>
          <w:numId w:val="1"/>
        </w:numPr>
        <w:spacing w:after="0" w:line="360" w:lineRule="auto"/>
        <w:ind w:left="720" w:hanging="360"/>
        <w:rPr/>
      </w:pPr>
      <w:r w:rsidDel="00000000" w:rsidR="00000000" w:rsidRPr="00000000">
        <w:rPr>
          <w:rtl w:val="0"/>
        </w:rPr>
        <w:t xml:space="preserve">Menggunakan SQL Queries untuk pengelolaan tabel stok dan transaksi barang.</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pacing w:after="0" w:line="360" w:lineRule="auto"/>
        <w:ind w:left="720" w:hanging="360"/>
        <w:rPr/>
      </w:pPr>
      <w:r w:rsidDel="00000000" w:rsidR="00000000" w:rsidRPr="00000000">
        <w:rPr>
          <w:color w:val="000000"/>
          <w:rtl w:val="0"/>
        </w:rPr>
        <w:t xml:space="preserve">Terlibat dalam proses pengujian awal sistem dan memberikan masukan terkait fungsionalitas dan user experience. </w:t>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ind w:left="0" w:firstLine="0"/>
        <w:rPr/>
      </w:pPr>
      <w:r w:rsidDel="00000000" w:rsidR="00000000" w:rsidRPr="00000000">
        <w:rPr>
          <w:rtl w:val="0"/>
        </w:rPr>
      </w:r>
    </w:p>
    <w:p w:rsidR="00000000" w:rsidDel="00000000" w:rsidP="00000000" w:rsidRDefault="00000000" w:rsidRPr="00000000" w14:paraId="00000024">
      <w:pPr>
        <w:spacing w:line="360" w:lineRule="auto"/>
        <w:ind w:left="0" w:firstLine="0"/>
        <w:rPr/>
      </w:pPr>
      <w:r w:rsidDel="00000000" w:rsidR="00000000" w:rsidRPr="00000000">
        <w:rPr>
          <w:rtl w:val="0"/>
        </w:rPr>
      </w:r>
    </w:p>
    <w:tbl>
      <w:tblPr>
        <w:tblStyle w:val="Table2"/>
        <w:tblW w:w="10334.0" w:type="dxa"/>
        <w:jc w:val="left"/>
        <w:tblInd w:w="9.0" w:type="dxa"/>
        <w:tblLayout w:type="fixed"/>
        <w:tblLook w:val="0400"/>
      </w:tblPr>
      <w:tblGrid>
        <w:gridCol w:w="7504"/>
        <w:gridCol w:w="2830"/>
        <w:tblGridChange w:id="0">
          <w:tblGrid>
            <w:gridCol w:w="7504"/>
            <w:gridCol w:w="2830"/>
          </w:tblGrid>
        </w:tblGridChange>
      </w:tblGrid>
      <w:tr>
        <w:trPr>
          <w:cantSplit w:val="0"/>
          <w:trHeight w:val="396" w:hRule="atLeast"/>
          <w:tblHeader w:val="0"/>
        </w:trPr>
        <w:tc>
          <w:tcPr/>
          <w:p w:rsidR="00000000" w:rsidDel="00000000" w:rsidP="00000000" w:rsidRDefault="00000000" w:rsidRPr="00000000" w14:paraId="00000025">
            <w:pPr>
              <w:spacing w:line="360" w:lineRule="auto"/>
              <w:ind w:left="3" w:right="0" w:firstLine="0"/>
              <w:jc w:val="left"/>
              <w:rPr>
                <w:b w:val="1"/>
                <w:bCs w:val="1"/>
                <w:sz w:val="20"/>
                <w:szCs w:val="20"/>
              </w:rPr>
            </w:pPr>
            <w:r w:rsidDel="00000000" w:rsidR="00000000" w:rsidRPr="00000000">
              <w:rPr>
                <w:b w:val="1"/>
                <w:bCs w:val="1"/>
                <w:sz w:val="20"/>
                <w:szCs w:val="20"/>
                <w:rtl w:val="0"/>
              </w:rPr>
              <w:t xml:space="preserve">BANGKIT ACADEMY LED BY GOOGLE, TOKOPEDIA, GOJEK, &amp; TRAVELOKA</w:t>
            </w:r>
          </w:p>
        </w:tc>
        <w:tc>
          <w:tcPr/>
          <w:p w:rsidR="00000000" w:rsidDel="00000000" w:rsidP="00000000" w:rsidRDefault="00000000" w:rsidRPr="00000000" w14:paraId="00000026">
            <w:pPr>
              <w:spacing w:line="360" w:lineRule="auto"/>
              <w:ind w:left="0" w:right="65" w:firstLine="0"/>
              <w:jc w:val="right"/>
              <w:rPr>
                <w:b w:val="1"/>
                <w:bCs w:val="1"/>
                <w:sz w:val="20"/>
                <w:szCs w:val="20"/>
              </w:rPr>
            </w:pPr>
            <w:r w:rsidDel="00000000" w:rsidR="00000000" w:rsidRPr="00000000">
              <w:rPr>
                <w:b w:val="1"/>
                <w:bCs w:val="1"/>
                <w:sz w:val="20"/>
                <w:szCs w:val="20"/>
                <w:rtl w:val="0"/>
              </w:rPr>
              <w:t xml:space="preserve">Malang, Jawa Timur</w:t>
            </w:r>
          </w:p>
        </w:tc>
      </w:tr>
      <w:tr>
        <w:trPr>
          <w:cantSplit w:val="0"/>
          <w:trHeight w:val="396" w:hRule="atLeast"/>
          <w:tblHeader w:val="0"/>
        </w:trPr>
        <w:tc>
          <w:tcPr/>
          <w:p w:rsidR="00000000" w:rsidDel="00000000" w:rsidP="00000000" w:rsidRDefault="00000000" w:rsidRPr="00000000" w14:paraId="00000027">
            <w:pPr>
              <w:spacing w:line="360" w:lineRule="auto"/>
              <w:ind w:left="3" w:right="0" w:firstLine="0"/>
              <w:jc w:val="left"/>
              <w:rPr>
                <w:b w:val="1"/>
                <w:bCs w:val="1"/>
              </w:rPr>
            </w:pPr>
            <w:r w:rsidDel="00000000" w:rsidR="00000000" w:rsidRPr="00000000">
              <w:rPr>
                <w:b w:val="1"/>
                <w:bCs w:val="1"/>
                <w:rtl w:val="0"/>
              </w:rPr>
              <w:t xml:space="preserve">Machine Learning Cohort </w:t>
            </w:r>
          </w:p>
        </w:tc>
        <w:tc>
          <w:tcPr/>
          <w:p w:rsidR="00000000" w:rsidDel="00000000" w:rsidP="00000000" w:rsidRDefault="00000000" w:rsidRPr="00000000" w14:paraId="00000028">
            <w:pPr>
              <w:spacing w:line="360" w:lineRule="auto"/>
              <w:ind w:left="0" w:right="65" w:firstLine="0"/>
              <w:jc w:val="right"/>
              <w:rPr>
                <w:b w:val="1"/>
                <w:bCs w:val="1"/>
                <w:sz w:val="20"/>
                <w:szCs w:val="20"/>
              </w:rPr>
            </w:pPr>
            <w:r w:rsidDel="00000000" w:rsidR="00000000" w:rsidRPr="00000000">
              <w:rPr>
                <w:b w:val="1"/>
                <w:bCs w:val="1"/>
                <w:sz w:val="20"/>
                <w:szCs w:val="20"/>
                <w:rtl w:val="0"/>
              </w:rPr>
              <w:t xml:space="preserve">Agustus 2023- Januari 2024</w:t>
            </w:r>
          </w:p>
        </w:tc>
      </w:tr>
    </w:tbl>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76" w:lineRule="auto"/>
        <w:ind w:left="0" w:right="0" w:firstLine="0"/>
        <w:jc w:val="left"/>
        <w:rPr>
          <w:b w:val="1"/>
          <w:bCs w:val="1"/>
          <w:sz w:val="20"/>
          <w:szCs w:val="20"/>
        </w:rPr>
      </w:pPr>
      <w:r w:rsidDel="00000000" w:rsidR="00000000" w:rsidRPr="00000000">
        <w:rPr>
          <w:rtl w:val="0"/>
        </w:rPr>
      </w:r>
    </w:p>
    <w:tbl>
      <w:tblPr>
        <w:tblStyle w:val="Table3"/>
        <w:tblW w:w="10336.0" w:type="dxa"/>
        <w:jc w:val="left"/>
        <w:tblInd w:w="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6"/>
        <w:tblGridChange w:id="0">
          <w:tblGrid>
            <w:gridCol w:w="103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360" w:lineRule="auto"/>
              <w:ind w:left="0" w:right="0" w:firstLine="0"/>
              <w:rPr/>
            </w:pPr>
            <w:r w:rsidDel="00000000" w:rsidR="00000000" w:rsidRPr="00000000">
              <w:rPr>
                <w:rtl w:val="0"/>
              </w:rPr>
              <w:t xml:space="preserve">Program Studi Kampus Merdeka Tahun 2023 bidang Machine Learning meliputi pembelajaran individu dan tugas akhir dalam bentuk tim.</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line="360" w:lineRule="auto"/>
              <w:ind w:left="720" w:right="0" w:hanging="360"/>
              <w:rPr>
                <w:color w:val="000000"/>
              </w:rPr>
            </w:pPr>
            <w:r w:rsidDel="00000000" w:rsidR="00000000" w:rsidRPr="00000000">
              <w:rPr>
                <w:rtl w:val="0"/>
              </w:rPr>
              <w:t xml:space="preserve">Saya berhasil meraih nilai Sangat Baik (lebih dari 90) di seluruh sesi ILT Soft Skills 1–5, dengan konsistensi tepat waktu dan tanpa keterlambatan pengumpulan tugas.</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line="360" w:lineRule="auto"/>
              <w:ind w:left="720" w:right="0" w:hanging="360"/>
              <w:rPr>
                <w:color w:val="000000"/>
              </w:rPr>
            </w:pPr>
            <w:r w:rsidDel="00000000" w:rsidR="00000000" w:rsidRPr="00000000">
              <w:rPr>
                <w:rtl w:val="0"/>
              </w:rPr>
              <w:t xml:space="preserve">Sebagai bentuk komitmen dalam mengembangkan keahlian di bidang data science, saya telah menyelesaikan berbagai kursus di Dicoding dan Coursera yang berfokus pada pemrosesan data dan pembelajaran mesin.</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line="360" w:lineRule="auto"/>
              <w:ind w:left="720" w:right="0" w:hanging="360"/>
              <w:rPr>
                <w:color w:val="000000"/>
              </w:rPr>
            </w:pPr>
            <w:r w:rsidDel="00000000" w:rsidR="00000000" w:rsidRPr="00000000">
              <w:rPr>
                <w:rtl w:val="0"/>
              </w:rPr>
              <w:t xml:space="preserve">Saya juga aktif berperan dalam proyek Capstone yang bertujuan menciptakan aplikasi identifikasi ras melalui pemodelan pembelajaran mesin, dengan fokus pada pengolahan data demi menghasilkan akurasi yang sesuai ekspektasi pengguna.</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line="360" w:lineRule="auto"/>
              <w:ind w:left="720" w:right="0" w:hanging="360"/>
              <w:rPr>
                <w:color w:val="000000"/>
              </w:rPr>
            </w:pPr>
            <w:r w:rsidDel="00000000" w:rsidR="00000000" w:rsidRPr="00000000">
              <w:rPr>
                <w:rtl w:val="0"/>
              </w:rPr>
              <w:t xml:space="preserve">Selain itu, saya mengikuti seluruh pelatihan intensif (Instructor-Led Training) yang meliputi soft skills, pembelajaran mesin, dan peningkatan kemampuan bahasa Inggris, dengan kehadiran penuh 100%, sebagai wujud nyata dedikasi saya terhadap pengembangan profesional</w:t>
            </w:r>
            <w:r w:rsidDel="00000000" w:rsidR="00000000" w:rsidRPr="00000000">
              <w:rPr>
                <w:rtl w:val="0"/>
              </w:rPr>
            </w:r>
          </w:p>
          <w:p w:rsidR="00000000" w:rsidDel="00000000" w:rsidP="00000000" w:rsidRDefault="00000000" w:rsidRPr="00000000" w14:paraId="0000002F">
            <w:pPr>
              <w:spacing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spacing w:line="360" w:lineRule="auto"/>
              <w:ind w:left="7" w:right="0" w:hanging="10"/>
              <w:jc w:val="left"/>
              <w:rPr/>
            </w:pPr>
            <w:r w:rsidDel="00000000" w:rsidR="00000000" w:rsidRPr="00000000">
              <w:rPr>
                <w:b w:val="1"/>
                <w:bCs w:val="1"/>
                <w:rtl w:val="0"/>
              </w:rPr>
              <w:t xml:space="preserve">ADDITIONAL INFORMATION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numPr>
                <w:ilvl w:val="0"/>
                <w:numId w:val="3"/>
              </w:numPr>
              <w:spacing w:line="360" w:lineRule="auto"/>
              <w:ind w:left="720" w:right="53" w:hanging="360"/>
              <w:rPr/>
            </w:pPr>
            <w:r w:rsidDel="00000000" w:rsidR="00000000" w:rsidRPr="00000000">
              <w:rPr>
                <w:b w:val="1"/>
                <w:bCs w:val="1"/>
                <w:rtl w:val="0"/>
              </w:rPr>
              <w:t xml:space="preserve">Technical Skills: </w:t>
            </w:r>
            <w:r w:rsidDel="00000000" w:rsidR="00000000" w:rsidRPr="00000000">
              <w:rPr>
                <w:rtl w:val="0"/>
              </w:rPr>
              <w:t xml:space="preserve">Pemrosesan data, Visualisasi Data, Pemodelan Pembelajaran Mesin, HTML, CSS, SQL (Structured Query Language), Python (Bahasa Pemrograman), C (Bahasa Pemrograman), Java. </w:t>
            </w:r>
          </w:p>
          <w:p w:rsidR="00000000" w:rsidDel="00000000" w:rsidP="00000000" w:rsidRDefault="00000000" w:rsidRPr="00000000" w14:paraId="00000032">
            <w:pPr>
              <w:numPr>
                <w:ilvl w:val="0"/>
                <w:numId w:val="3"/>
              </w:numPr>
              <w:spacing w:line="360" w:lineRule="auto"/>
              <w:ind w:left="720" w:right="53" w:hanging="360"/>
              <w:rPr/>
            </w:pPr>
            <w:r w:rsidDel="00000000" w:rsidR="00000000" w:rsidRPr="00000000">
              <w:rPr>
                <w:b w:val="1"/>
                <w:bCs w:val="1"/>
                <w:rtl w:val="0"/>
              </w:rPr>
              <w:t xml:space="preserve">Soft Skills: </w:t>
            </w:r>
            <w:r w:rsidDel="00000000" w:rsidR="00000000" w:rsidRPr="00000000">
              <w:rPr>
                <w:sz w:val="20"/>
                <w:szCs w:val="20"/>
                <w:rtl w:val="0"/>
              </w:rPr>
              <w:t xml:space="preserve">Kepemimpinan, Berbicara di Depan Umum, Manajemen Waktu, Perencanaan acara, Manajemen acara, Data Analisis, Manajemen Keuangan, Peran sebagai Bendahara Keuangan. </w:t>
            </w:r>
            <w:r w:rsidDel="00000000" w:rsidR="00000000" w:rsidRPr="00000000">
              <w:rPr>
                <w:rtl w:val="0"/>
              </w:rPr>
            </w:r>
          </w:p>
          <w:p w:rsidR="00000000" w:rsidDel="00000000" w:rsidP="00000000" w:rsidRDefault="00000000" w:rsidRPr="00000000" w14:paraId="00000033">
            <w:pPr>
              <w:numPr>
                <w:ilvl w:val="0"/>
                <w:numId w:val="3"/>
              </w:numPr>
              <w:spacing w:line="360" w:lineRule="auto"/>
              <w:ind w:left="720" w:right="53" w:hanging="360"/>
              <w:rPr/>
            </w:pPr>
            <w:r w:rsidDel="00000000" w:rsidR="00000000" w:rsidRPr="00000000">
              <w:rPr>
                <w:b w:val="1"/>
                <w:bCs w:val="1"/>
                <w:rtl w:val="0"/>
              </w:rPr>
              <w:t xml:space="preserve">Languages: </w:t>
            </w:r>
            <w:r w:rsidDel="00000000" w:rsidR="00000000" w:rsidRPr="00000000">
              <w:rPr>
                <w:rtl w:val="0"/>
              </w:rPr>
              <w:t xml:space="preserve">Bahasa Indonesia (Native) dan Bahasa Inggris (Menengah). </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pacing w:after="118" w:line="360" w:lineRule="auto"/>
              <w:ind w:left="720" w:right="53" w:hanging="360"/>
              <w:rPr/>
            </w:pPr>
            <w:bookmarkStart w:colFirst="0" w:colLast="0" w:name="_fyb9zrukbg93" w:id="0"/>
            <w:bookmarkEnd w:id="0"/>
            <w:r w:rsidDel="00000000" w:rsidR="00000000" w:rsidRPr="00000000">
              <w:rPr>
                <w:b w:val="1"/>
                <w:bCs w:val="1"/>
                <w:color w:val="000000"/>
                <w:rtl w:val="0"/>
              </w:rPr>
              <w:t xml:space="preserve">Certifications: </w:t>
            </w:r>
            <w:r w:rsidDel="00000000" w:rsidR="00000000" w:rsidRPr="00000000">
              <w:rPr>
                <w:color w:val="000000"/>
                <w:rtl w:val="0"/>
              </w:rPr>
              <w:t xml:space="preserve">Certificate of English Proficiency</w:t>
            </w:r>
            <w:r w:rsidDel="00000000" w:rsidR="00000000" w:rsidRPr="00000000">
              <w:rPr>
                <w:b w:val="1"/>
                <w:bCs w:val="1"/>
                <w:color w:val="000000"/>
                <w:rtl w:val="0"/>
              </w:rPr>
              <w:t xml:space="preserve">,</w:t>
            </w:r>
            <w:r w:rsidDel="00000000" w:rsidR="00000000" w:rsidRPr="00000000">
              <w:rPr>
                <w:rtl w:val="0"/>
              </w:rPr>
              <w:t xml:space="preserve"> Ba</w:t>
            </w:r>
            <w:r w:rsidDel="00000000" w:rsidR="00000000" w:rsidRPr="00000000">
              <w:rPr>
                <w:color w:val="000000"/>
                <w:rtl w:val="0"/>
              </w:rPr>
              <w:t xml:space="preserve">ngkit Certificate, </w:t>
            </w:r>
            <w:r w:rsidDel="00000000" w:rsidR="00000000" w:rsidRPr="00000000">
              <w:rPr>
                <w:rtl w:val="0"/>
              </w:rPr>
              <w:t xml:space="preserve">Share Data Through the Art of Visualization</w:t>
            </w:r>
            <w:r w:rsidDel="00000000" w:rsidR="00000000" w:rsidRPr="00000000">
              <w:rPr>
                <w:color w:val="000000"/>
                <w:rtl w:val="0"/>
              </w:rPr>
              <w:t xml:space="preserve"> (coursera), </w:t>
            </w:r>
            <w:r w:rsidDel="00000000" w:rsidR="00000000" w:rsidRPr="00000000">
              <w:rPr>
                <w:rtl w:val="0"/>
              </w:rPr>
              <w:t xml:space="preserve">Data Pipelines with TensorFlow Data Services (</w:t>
            </w:r>
            <w:r w:rsidDel="00000000" w:rsidR="00000000" w:rsidRPr="00000000">
              <w:rPr>
                <w:color w:val="000000"/>
                <w:rtl w:val="0"/>
              </w:rPr>
              <w:t xml:space="preserve">coursera), </w:t>
            </w:r>
            <w:r w:rsidDel="00000000" w:rsidR="00000000" w:rsidRPr="00000000">
              <w:rPr>
                <w:rtl w:val="0"/>
              </w:rPr>
              <w:t xml:space="preserve">Calculus for Machine Learning and Data Science</w:t>
            </w:r>
            <w:r w:rsidDel="00000000" w:rsidR="00000000" w:rsidRPr="00000000">
              <w:rPr>
                <w:color w:val="000000"/>
                <w:rtl w:val="0"/>
              </w:rPr>
              <w:t xml:space="preserve"> (coursera), </w:t>
            </w:r>
            <w:r w:rsidDel="00000000" w:rsidR="00000000" w:rsidRPr="00000000">
              <w:rPr>
                <w:rtl w:val="0"/>
              </w:rPr>
              <w:t xml:space="preserve">Convolutional Neural Networks in TensorFlow </w:t>
            </w:r>
            <w:r w:rsidDel="00000000" w:rsidR="00000000" w:rsidRPr="00000000">
              <w:rPr>
                <w:color w:val="000000"/>
                <w:rtl w:val="0"/>
              </w:rPr>
              <w:t xml:space="preserve">(coursera), </w:t>
            </w:r>
            <w:r w:rsidDel="00000000" w:rsidR="00000000" w:rsidRPr="00000000">
              <w:rPr>
                <w:rtl w:val="0"/>
              </w:rPr>
              <w:t xml:space="preserve">Probability &amp; Statistics for Machine Learning &amp; Data Science </w:t>
            </w:r>
            <w:r w:rsidDel="00000000" w:rsidR="00000000" w:rsidRPr="00000000">
              <w:rPr>
                <w:color w:val="000000"/>
                <w:rtl w:val="0"/>
              </w:rPr>
              <w:t xml:space="preserve">(coursera), </w:t>
            </w:r>
            <w:r w:rsidDel="00000000" w:rsidR="00000000" w:rsidRPr="00000000">
              <w:rPr>
                <w:rtl w:val="0"/>
              </w:rPr>
              <w:t xml:space="preserve">Browser-based Models with TensorFlow.js </w:t>
            </w:r>
            <w:r w:rsidDel="00000000" w:rsidR="00000000" w:rsidRPr="00000000">
              <w:rPr>
                <w:color w:val="000000"/>
                <w:rtl w:val="0"/>
              </w:rPr>
              <w:t xml:space="preserve">(coursera), </w:t>
            </w:r>
            <w:r w:rsidDel="00000000" w:rsidR="00000000" w:rsidRPr="00000000">
              <w:rPr>
                <w:rtl w:val="0"/>
              </w:rPr>
              <w:t xml:space="preserve">Structuring Machine Learning Projects </w:t>
            </w:r>
            <w:r w:rsidDel="00000000" w:rsidR="00000000" w:rsidRPr="00000000">
              <w:rPr>
                <w:color w:val="000000"/>
                <w:rtl w:val="0"/>
              </w:rPr>
              <w:t xml:space="preserve">(coursera), </w:t>
            </w:r>
            <w:r w:rsidDel="00000000" w:rsidR="00000000" w:rsidRPr="00000000">
              <w:rPr>
                <w:rtl w:val="0"/>
              </w:rPr>
              <w:t xml:space="preserve">Prepare Data for Exploration </w:t>
            </w:r>
            <w:r w:rsidDel="00000000" w:rsidR="00000000" w:rsidRPr="00000000">
              <w:rPr>
                <w:color w:val="000000"/>
                <w:rtl w:val="0"/>
              </w:rPr>
              <w:t xml:space="preserve">(coursera), </w:t>
            </w:r>
            <w:r w:rsidDel="00000000" w:rsidR="00000000" w:rsidRPr="00000000">
              <w:rPr>
                <w:rtl w:val="0"/>
              </w:rPr>
              <w:t xml:space="preserve">Using Python to Interact with the Operating System </w:t>
            </w:r>
            <w:r w:rsidDel="00000000" w:rsidR="00000000" w:rsidRPr="00000000">
              <w:rPr>
                <w:color w:val="000000"/>
                <w:rtl w:val="0"/>
              </w:rPr>
              <w:t xml:space="preserve">(coursera), </w:t>
            </w:r>
            <w:r w:rsidDel="00000000" w:rsidR="00000000" w:rsidRPr="00000000">
              <w:rPr>
                <w:rtl w:val="0"/>
              </w:rPr>
              <w:t xml:space="preserve">Crash Course on Python </w:t>
            </w:r>
            <w:r w:rsidDel="00000000" w:rsidR="00000000" w:rsidRPr="00000000">
              <w:rPr>
                <w:color w:val="000000"/>
                <w:rtl w:val="0"/>
              </w:rPr>
              <w:t xml:space="preserve">(coursera), </w:t>
            </w:r>
            <w:r w:rsidDel="00000000" w:rsidR="00000000" w:rsidRPr="00000000">
              <w:rPr>
                <w:rtl w:val="0"/>
              </w:rPr>
              <w:t xml:space="preserve">Device-based Models with TensorFlow Lite </w:t>
            </w:r>
            <w:r w:rsidDel="00000000" w:rsidR="00000000" w:rsidRPr="00000000">
              <w:rPr>
                <w:color w:val="000000"/>
                <w:rtl w:val="0"/>
              </w:rPr>
              <w:t xml:space="preserve">(coursera), </w:t>
            </w:r>
            <w:r w:rsidDel="00000000" w:rsidR="00000000" w:rsidRPr="00000000">
              <w:rPr>
                <w:rtl w:val="0"/>
              </w:rPr>
              <w:t xml:space="preserve">Advanced Learning Algorithms </w:t>
            </w:r>
            <w:r w:rsidDel="00000000" w:rsidR="00000000" w:rsidRPr="00000000">
              <w:rPr>
                <w:color w:val="000000"/>
                <w:rtl w:val="0"/>
              </w:rPr>
              <w:t xml:space="preserve">(coursera), </w:t>
            </w:r>
            <w:r w:rsidDel="00000000" w:rsidR="00000000" w:rsidRPr="00000000">
              <w:rPr>
                <w:rtl w:val="0"/>
              </w:rPr>
              <w:t xml:space="preserve">Sequences, Time Series and Prediction </w:t>
            </w:r>
            <w:r w:rsidDel="00000000" w:rsidR="00000000" w:rsidRPr="00000000">
              <w:rPr>
                <w:color w:val="000000"/>
                <w:rtl w:val="0"/>
              </w:rPr>
              <w:t xml:space="preserve">(coursera), </w:t>
            </w:r>
            <w:r w:rsidDel="00000000" w:rsidR="00000000" w:rsidRPr="00000000">
              <w:rPr>
                <w:rtl w:val="0"/>
              </w:rPr>
              <w:t xml:space="preserve">Linear Algebra for Machine Learning and Data Science </w:t>
            </w:r>
            <w:r w:rsidDel="00000000" w:rsidR="00000000" w:rsidRPr="00000000">
              <w:rPr>
                <w:color w:val="000000"/>
                <w:rtl w:val="0"/>
              </w:rPr>
              <w:t xml:space="preserve">(coursera), </w:t>
            </w:r>
            <w:r w:rsidDel="00000000" w:rsidR="00000000" w:rsidRPr="00000000">
              <w:rPr>
                <w:rtl w:val="0"/>
              </w:rPr>
              <w:t xml:space="preserve">Analyze Data to Answer Questions </w:t>
            </w:r>
            <w:r w:rsidDel="00000000" w:rsidR="00000000" w:rsidRPr="00000000">
              <w:rPr>
                <w:color w:val="000000"/>
                <w:rtl w:val="0"/>
              </w:rPr>
              <w:t xml:space="preserve">(coursera), </w:t>
            </w:r>
            <w:r w:rsidDel="00000000" w:rsidR="00000000" w:rsidRPr="00000000">
              <w:rPr>
                <w:rtl w:val="0"/>
              </w:rPr>
              <w:t xml:space="preserve">Ask Questions to Make Data-Driven Decisions </w:t>
            </w:r>
            <w:r w:rsidDel="00000000" w:rsidR="00000000" w:rsidRPr="00000000">
              <w:rPr>
                <w:color w:val="000000"/>
                <w:rtl w:val="0"/>
              </w:rPr>
              <w:t xml:space="preserve">(coursera), </w:t>
            </w:r>
            <w:r w:rsidDel="00000000" w:rsidR="00000000" w:rsidRPr="00000000">
              <w:rPr>
                <w:rtl w:val="0"/>
              </w:rPr>
              <w:t xml:space="preserve">Advanced Deployment Scenarios with TensorFlow </w:t>
            </w:r>
            <w:r w:rsidDel="00000000" w:rsidR="00000000" w:rsidRPr="00000000">
              <w:rPr>
                <w:color w:val="000000"/>
                <w:rtl w:val="0"/>
              </w:rPr>
              <w:t xml:space="preserve">(coursera), </w:t>
            </w:r>
            <w:r w:rsidDel="00000000" w:rsidR="00000000" w:rsidRPr="00000000">
              <w:rPr>
                <w:rtl w:val="0"/>
              </w:rPr>
              <w:t xml:space="preserve">Unsupervised Learning, Recommenders, Reinforcement Learning </w:t>
            </w:r>
            <w:r w:rsidDel="00000000" w:rsidR="00000000" w:rsidRPr="00000000">
              <w:rPr>
                <w:color w:val="000000"/>
                <w:rtl w:val="0"/>
              </w:rPr>
              <w:t xml:space="preserve">(coursera), </w:t>
            </w:r>
            <w:r w:rsidDel="00000000" w:rsidR="00000000" w:rsidRPr="00000000">
              <w:rPr>
                <w:rtl w:val="0"/>
              </w:rPr>
              <w:t xml:space="preserve">Supervised Machine Learning: Regression and Classification </w:t>
            </w:r>
            <w:r w:rsidDel="00000000" w:rsidR="00000000" w:rsidRPr="00000000">
              <w:rPr>
                <w:color w:val="000000"/>
                <w:rtl w:val="0"/>
              </w:rPr>
              <w:t xml:space="preserve">(coursera), </w:t>
            </w:r>
            <w:r w:rsidDel="00000000" w:rsidR="00000000" w:rsidRPr="00000000">
              <w:rPr>
                <w:rtl w:val="0"/>
              </w:rPr>
              <w:t xml:space="preserve">Introduction to TensorFlow for Artificial Intelligence, Machine Learning, and Deep Learning </w:t>
            </w:r>
            <w:r w:rsidDel="00000000" w:rsidR="00000000" w:rsidRPr="00000000">
              <w:rPr>
                <w:color w:val="000000"/>
                <w:rtl w:val="0"/>
              </w:rPr>
              <w:t xml:space="preserve">(coursera), </w:t>
            </w:r>
            <w:r w:rsidDel="00000000" w:rsidR="00000000" w:rsidRPr="00000000">
              <w:rPr>
                <w:rtl w:val="0"/>
              </w:rPr>
              <w:t xml:space="preserve">Memulai Dasar Pemrograman untuk Menjadi Pengembang Software </w:t>
            </w:r>
            <w:r w:rsidDel="00000000" w:rsidR="00000000" w:rsidRPr="00000000">
              <w:rPr>
                <w:color w:val="000000"/>
                <w:rtl w:val="0"/>
              </w:rPr>
              <w:t xml:space="preserve">(dicoding), </w:t>
            </w:r>
            <w:r w:rsidDel="00000000" w:rsidR="00000000" w:rsidRPr="00000000">
              <w:rPr>
                <w:rtl w:val="0"/>
              </w:rPr>
              <w:t xml:space="preserve">Pengenalan ke Logika Pemrograman (Programming Logic 101 </w:t>
            </w:r>
            <w:r w:rsidDel="00000000" w:rsidR="00000000" w:rsidRPr="00000000">
              <w:rPr>
                <w:color w:val="000000"/>
                <w:rtl w:val="0"/>
              </w:rPr>
              <w:t xml:space="preserve">(dicoding), </w:t>
            </w:r>
            <w:r w:rsidDel="00000000" w:rsidR="00000000" w:rsidRPr="00000000">
              <w:rPr>
                <w:rtl w:val="0"/>
              </w:rPr>
              <w:t xml:space="preserve">Belajar Dasar Git dengan GitHub </w:t>
            </w:r>
            <w:r w:rsidDel="00000000" w:rsidR="00000000" w:rsidRPr="00000000">
              <w:rPr>
                <w:color w:val="000000"/>
                <w:rtl w:val="0"/>
              </w:rPr>
              <w:t xml:space="preserve">(dicoding).</w:t>
            </w:r>
            <w:r w:rsidDel="00000000" w:rsidR="00000000" w:rsidRPr="00000000">
              <w:rPr>
                <w:rtl w:val="0"/>
              </w:rPr>
            </w:r>
          </w:p>
        </w:tc>
      </w:tr>
    </w:tbl>
    <w:p w:rsidR="00000000" w:rsidDel="00000000" w:rsidP="00000000" w:rsidRDefault="00000000" w:rsidRPr="00000000" w14:paraId="00000035">
      <w:pPr>
        <w:ind w:left="0" w:right="53" w:firstLine="0"/>
        <w:rPr/>
      </w:pPr>
      <w:r w:rsidDel="00000000" w:rsidR="00000000" w:rsidRPr="00000000">
        <w:rPr>
          <w:rtl w:val="0"/>
        </w:rPr>
      </w:r>
    </w:p>
    <w:sectPr>
      <w:pgSz w:h="16841" w:w="11921" w:orient="portrait"/>
      <w:pgMar w:bottom="499" w:top="910" w:left="850" w:right="82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D"/>
      </w:rPr>
    </w:rPrDefault>
    <w:pPrDefault>
      <w:pPr>
        <w:spacing w:after="11" w:line="248.00000000000006" w:lineRule="auto"/>
        <w:ind w:left="382" w:right="56" w:hanging="3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85" w:line="259" w:lineRule="auto"/>
      <w:ind w:left="22" w:right="0" w:hanging="10"/>
      <w:jc w:val="left"/>
    </w:pPr>
    <w:rPr>
      <w:b w:val="1"/>
      <w:bCs w:val="1"/>
      <w:color w:val="000000"/>
      <w:sz w:val="20"/>
      <w:szCs w:val="20"/>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63.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63.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